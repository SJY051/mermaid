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algun Gothic" w:cs="Malgun Gothic" w:eastAsia="Malgun Gothic" w:hAnsi="Malgun Gothic"/>
          <w:b/>
          <w:bCs/>
          <w:sz w:val="36"/>
          <w:szCs w:val="36"/>
        </w:rPr>
        <w:t xml:space="preserve">MINI PROJECT 1 요구사항 명세서</w:t>
      </w:r>
    </w:p>
    <w:p>
      <w:pPr>
        <w:spacing w:after="240"/>
      </w:pPr>
      <w:r>
        <w:rPr>
          <w:rFonts w:ascii="Malgun Gothic" w:cs="Malgun Gothic" w:eastAsia="Malgun Gothic" w:hAnsi="Malgun Gothic"/>
          <w:color w:val="595959"/>
          <w:sz w:val="18"/>
          <w:szCs w:val="18"/>
        </w:rPr>
        <w:t xml:space="preserve">기능/비기능 요구사항, Open API·AI·CRUD 범위, 우선순위와 테스트 기준 정리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 목적 / 팀이 구현할 기능을 명확히 합의하고, 기능별 우선순위와 완료 기준을 정하기 위한 문서입니다. 요구사항은 발표 시연 가능성을 기준으로 MVP부터 정리하세요.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문서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 내용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팀명 / 프로젝트명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[1팀] / [mermAid]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선택 주제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[자유주제]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작성자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최정민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버전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del w:id="980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delText xml:space="preserve">v0.2</w:delText>
              </w:r>
            </w:del>
            <w:ins w:id="981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v0.3</w:t>
              </w:r>
            </w:ins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최종 수정일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2026.07.10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변경 요약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v0.1의 구현 불가능한 요구사항을 실제 API·SDK 동작 확인 결과에 맞게 교정하고, 안전 요구사항과 DUR 금기 정보를 추가함. 상세 근거는 저장소의 docs/specs/001-foundation/spec.md §2 참조</w:t>
            </w:r>
            <w:ins w:id="982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 / v0.3: 라이브 API 검증 중 이부프로펜 알레르기 사용자에게 같은 NSAID 계열인 나프록센이 제시되는 것을 발견함. 대체약을 고른 주체가 LLM이었으므로, 계열 교차반응 표(임상 지식)를 만드는 대신 알레르기 선언 시 모델의 성분 제안을 차단함. SA-08 신설, §12 수용된 위험(AR-01) 신설, FR-04 완료 기준 보강.</w:t>
              </w:r>
            </w:ins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서비스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 내용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서비스 한 줄 설명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국내외 의료 소외 계층 및 영어 사용 외국인이 취약 시간대(야간/휴일)에 갑자기 아플 때, 로그인 없이 표준 SDK 기반 AI 챗과 다중 조건 지도 검색을 통해 공공데이터로 확인 가능한 의료기관 정보와 한국 의약품 정보를 신속하게 제공받는 서비스.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본 서비스는 진단·처방 도구가 아니라 의료 정보 탐색과 다음 행동 결정을 돕는 보조 도구입니다.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시나리오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 한국에 체류 중인 외국인이 야간에 갑작스러운 통증으로 앱에 접속함.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2. 프론트엔드는 OpenAI 호환 표준 SDK(openai JS SDK)의 baseURL만 백엔드 프록시로 교체하여, 로그인 없이 즉시 영어로 증상을 입력함.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3. 백엔드가 먼저 규칙 기반 응급 선별을 수행한 뒤, 식약처 공공 API를 조회하여 검증된 의약품 후보를 확보함(1차 패스).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4. LLM은 조회된 사실만 요약하여 정형화된 JSON 응답을 반환하고, 서버가 스키마와 후처리 불변조건을 검증한 뒤에만 화면으로 내보냄(2차 패스).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 응답의 ui_actions 필드에 지도 표시 요청이 담기면, 프론트엔드가 현 위치와 야간 운영 필터로 주변 약국·병원을 지도에 시각화함.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핵심 데이터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OpenAI 표준 Chat Completions 요청/응답, 국립중앙의료원 전국 약국 정보, 건강보험심사평가원 병원정보 및 의료기관별상세정보, 식약처 의약품개요정보(e약은요), 식약처 의약품 제품 허가정보, 식약처 DUR 품목정보, 사용자 GPS 좌표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활용 포인트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[표준 프록시 및 검색 증강] 백엔드에서 API Key를 은닉하고 시스템 프롬프트를 고정하되 OpenAI 표준 규격을 유지함. JSON Schema를 통한 구조화 출력, 공공 API 조회 결과를 컨텍스트로 주입하는 2-패스 RAG, 서버 후처리 불변조건을 통한 환각 차단, ui_actions 배열을 통한 지도 트리거 수행.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v0.1의 "네이티브 서치 그라운딩 강제"와 "툴 콜링" 설계는 실제 API 제약상 성립하지 않아 교정함(§7 참조).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MVP 범위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SDK 호환 /api/v1/chat/completions 프록시 라우트, 다중 조건 검색 및 세부 정보 조회가 포함된 위치 기반 의료기관 지도 API 연동, 성분 기반 알레르기 판정, 영어권 한정 서비스 제공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서비스 시나리오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3400"/>
        <w:gridCol w:w="3860"/>
      </w:tblGrid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페르소나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앱 활용 방안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24세 말레이시아 여성, 홀로 한국 여행. 대학 휴학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K-pop 콘서트 참여를 위해 방한. 다음날이 콘서트인데 기관지 질환·감기 증세. 서울에서도 상주 외국인이 거의 없는 지역의 airbnb에 투숙.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증상 검색 시 공공데이터로 확인된 한국 의약품 후보와 처방 필요 여부(전문/일반 구분)를 제시.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말레이시아 약은 마약성 진통제류가 섞여 있어 국내 반입하지 않은 상황.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46세 호주 남성, 가족과 함께 한국 여행. 14세 자녀, 배우자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자녀가 갑자기 고열. 속초 펜션에 투숙, 주변에 외국어 도움을 요청하기 어려움. 특정 성분 알레르기가 있어 해당 성분을 피한 약이 필요.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알레르기 성분을 허가정보 API의 영문 성분명(MAIN_INGR_ENG)과 대조하여 4단계 판정(blocked/warning/no_match_found/unknown).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DUR 특정연령대금기를 조회하여 14세 자녀에게 고시된 금기가 있으면 경고 표시.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호주는 약국에 처방 권한이 있는 경우가 있어, 한국과의 제도 차이를 안내.</w:t>
            </w:r>
            <w:ins w:id="901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※ 알레르기가 선언된 턴에는 모델이 대체약을 골라 제시하지 않는다(SA-08). 대체재 선택은 의사·약사의 판단 영역이다. 다만 사용자가 직접 이름 댄 제품·성분은 조회하여 허가정보와 알레르기 판정을 함께 보여주고, 답변에는 채팅 내용을 맹신하지 말고 의사·약사 상담 후 복용할 것을 명시한다.</w:t>
              </w:r>
            </w:ins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30대 한국인 직장인. 금요일 퇴근 무렵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몸살 기운. 크게 아픈 경험이 적어 자신의 상태에 대한 기준이 없음. 병원을 갈지 약만 살지 고민 중.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긴급도(urgency)를 emergency/urgent/routine/unknown으로 제시하고, 지금 영업 중인 근처 약국·병원을 지도에 표시. 기피 성분이 있으면 제외.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20대 초반 미국 여성, 이태원·홍대 방문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급하게 사후 피임약을 찾아야 하는 상황에서 한국 의료 시스템에 대한 정보가 전무.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한국 의료 시스템 안내(검수된 정적 콘텐츠), 접근성이 좋은 의료시설 추천. DUR 병용금기 조회.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법·제도 내용은 LLM이 생성하지 않고, 출처와 검토일을 가진 정적 콘텐츠만 사용.</w:t>
            </w:r>
          </w:p>
        </w:tc>
      </w:tr>
      <w:t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68세 독거 남성. 당뇨 진단 이력, 발이 심하게 부음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평소 병원·약물 복용에 인색. 참다가 증상이 악화된 상황.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DUR 노인주의 정보를 결합하여 경고.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일일 건강 체크 알림과 보호자 FCM 연동은 계정·푸시 인프라가 필요하여 이번 과제 범위에서 제외(FR-06).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3060"/>
        <w:gridCol w:w="100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기능명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우선순위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완료 기준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호환 AI 챗 인터페이스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openai 공식 JS SDK의 baseURL만 백엔드 프록시로 교체하여, 로그인 없이 대화를 개시함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커스텀 파싱 레이어 없이 표준 스트림/JSON 응답이 챗 컴포넌트에 정상 수신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다중 조건 의료기관 검색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위경도, 반경, 기관 종류, 현재 영업 여부를 조합하여 필터링된 목록을 반환함. 반경과 영업 여부는 공공 API가 제공하지 않으므로 백엔드가 직접 계산함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 조건에 일치하는 목록 반환. 운영시간 데이터가 없는 기관은 "닫힘"이 아니라 "확인 불가(unknown)"로 반환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구조화 출력 및 의약품 정보 제공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JSON Schema(MermAidAnswerV1)를 강제하고, 서버 후처리 불변조건 7개를 통과한 응답만 프론트엔드로 전달함. 지도 표시는 ui_actions 배열로 전달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스키마 100% 부합 + 불변조건 통과. 조회하지 않은 제품명이 포함되면 응답 거부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성분 기반 약물 필터링 및 알레르기 검증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기피 성분을 식약처 허가정보 API의 영문 성분명과 대조하여 blocked/warning/no_match_found/unknown 4단계로 판정함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Must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no_match_found를 "복용 가능"으로 표시하지 않음. blocked 시 일치 성분명을 반드시 명시</w:t>
            </w:r>
            <w:ins w:id="902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. 계열 교차반응은 판정하지 않으며, 알레르기가 선언된 턴에는 모델이 대체 성분을 제안하지 않음 (SA-08, AR-01)</w:t>
              </w:r>
            </w:ins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글로벌 로컬라이제이션 및 국가별 의료 가이드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국적·문화권에 따른 한국 의료 시스템 차이(처방 권한, 사후피임약 절차 등)를 안내함. UI는 영어 단일이며, 법·제도 내용은 검수된 정적 콘텐츠만 사용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국적별 안내 스크립트가 출처와 검토일을 가지고 출력됨. LLM이 제도 사실을 생성하지 않음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시니어 데일리 케어 및 보호자 원격 연동 알림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고령 사용자 건강 체크 푸시와 보호자 FCM 알림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Could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(MVP 제외)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계정 시스템·서버 스케줄러·푸시 인프라가 필요하고 FR-01의 "로그인 없음"과 충돌하여 이번 과제 범위에서 제외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DUR 금기·주의 정보 결합 (신규)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식약처 DUR 품목정보 API로 병용금기·특정연령대금기·임부금기·노인주의를 조회하여 의약품 카드에 결합함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Should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고시된 금기 내용(PROHBT_CONTENT)과 고시일자를 출처와 함께 표시. 정부 고시 사실의 전달이지 복약 지시가 아님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비기능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4460"/>
        <w:gridCol w:w="27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분류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NFR-01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사용성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 챗 엔드포인트는 OpenAI Chat Completions 형식을 준수하고, 프론트엔드는 openai 공식 SDK의 baseURL만 교체해 연결한다.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v0.1은 Vercel AI SDK 재사용을 명시했으나, 해당 SDK의 useChat은 자체 UIMessageChunk 스키마로 SSE를 검증하므로 OpenAI 표준 스트림을 파싱하지 못함을 확인하여 교정함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소스코드 내 SDK 호환성 및 baseURL 교체 테스트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NFR-02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성능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챗 응답은 스트리밍을 지원하되, 중간 JSON을 의료 카드에 바인딩하지 않는다. 모두 조립한 뒤 스키마를 검증한다. 공공 API 조회는 Redis로 캐시한다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응답 대기 시간 측정, 스켈레톤 UI 검증, 캐시 적중률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NFR-03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보안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프론트엔드에 API Key를 노출하지 않으며, 클라이언트가 보낸 system 메시지는 프록시에서 제거하여 시스템 프롬프트 변조(Prompt Injection)를 방어한다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개발자 도구 네트워크 탭 검사, 비정상 프롬프트 주입 차단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NFR-04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데이터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구조화 출력 실패 시 클라이언트가 크래시하지 않도록 백엔드와 프론트엔드 양쪽에서 Fallback을 보장한다. Fallback 응답은 의약품·출처·액션을 포함하지 않는다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모델 오작동 유도 시 안전 응답 반환 여부 테스트 (TC-03)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협업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API 엔드포인트 변경 내역을 명세서와 상시 동기화하며, GitHub Issue 및 PR 단위를 명확히 쪼개어 작업 추적성을 유지한다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GitHub 커밋 로그와 API 명세 일치 여부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NFR-06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가용성 (신규)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공공 API 장애 시 data_mode(live/hybrid/fixture)에 따라 fixture로 자동 전환하며, fixture 데이터를 실시간 데이터로 위장하지 않는다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장애 주입 시 화면에 data_mode=fixture 표시 여부 확인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CRUD 범위 정의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민감한 의료 상담 대화는 서버에 저장하지 않되(브라우저 sessionStorage), ERD·테이블 명세서 산출을 위해 즐겨찾기·프로필은 서버 DB(MariaDB + JPA)에 둔다.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740"/>
        <w:gridCol w:w="1740"/>
        <w:gridCol w:w="1740"/>
        <w:gridCol w:w="17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대상 데이터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Create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Read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Update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Delete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Chat 세션 (브라우저 sessionStorage)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발화 시 신규 대화 컨텍스트 생성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스트리밍/JSON 응답 렌더링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탭 종료 또는 Clear chat 시 삭제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의료기관 정보 (공공 API)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위치/시간/유형별 필터링 목록 및 상세 단건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의약품 데이터 (식약처 3종 병합)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ITEM_SEQ 기준으로 안내문·성분·DUR 금기를 병합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 의료기관 (서버 DB)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상세 화면에서 저장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 보관함 목록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별칭·메모 수정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 해제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알레르기 성분 프로필 (서버 DB, opt-in)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기피 성분 등록 (기본값 OFF)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등록된 성분 목록 조회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성분 수정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성분 삭제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데이터·Open API·AI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830"/>
        <w:gridCol w:w="3830"/>
      </w:tblGrid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구분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작성 내용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주의 사항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 API / 공공데이터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국립중앙의료원_전국 약국 정보 조회 서비스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건강보험심사평가원_병원정보서비스 (좌표+반경)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건강보험심사평가원_의료기관별상세정보서비스 (진료시간)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식품의약품안전처_의약품개요정보(e약은요)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식품의약품안전처_의약품 제품 허가정보 (성분)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 식품의약품안전처_DUR 품목정보 (금기·주의)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약국 API는 개발계정 하루 1,000회 제한이므로 캐시와 fixture가 필수.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약국 API에는 반경(radius) 파라미터가 없고, 어떤 API에도 "현재 영업 중" 필터가 없어 백엔드가 직접 계산함.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e약은요에는 성분 데이터가 없어 허가정보 API를 별도로 사용함.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 장애 시 503 처리 및 fixture 전환.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입력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messages 배열(유저 발화문), 백엔드 프록시가 주입하는 시스템 프롬프트, 1차 패스에서 조회한 공공 API 결과(DRUG_CONTEXT)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클라이언트가 보낸 system 메시지는 제거함.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채팅 입력창에 여권번호·생년월일 등 개인정보를 입력하지 않도록 UX 가이드문 노출. 정확한 나이 대신 연령대만 수집.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출력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MermAidAnswerV1 스키마에 따른 정형 데이터: summary, urgency, drugs[], ui_actions[], source_refs[], warnings[], disclaimer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환각 방지를 위해 웹 검색 그라운딩이 아니라 공공 API 기반 2-패스 RAG를 사용함.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웹 그라운딩은 모델이 호출 여부를 스스로 정하므로 강제할 수 없고, 일부 프로바이더는 그라운딩과 구조화 출력을 동시에 거부함.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※ 툴 콜링 메시지는 content가 비어 구조화 JSON과 공존할 수 없어, 지도 트리거를 ui_actions 필드로 대체함.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서버가 후처리 불변조건 7개를 검증하며, 조회하지 않은 제품명이 있으면 응답을 거부함.</w:t>
            </w:r>
          </w:p>
        </w:tc>
      </w:tr>
      <w:tr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저장 데이터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의료 상담 대화·세션 알레르기: 브라우저 sessionStorage(탭 종료 시 소멸)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 스냅샷·설정: 브라우저 localStorage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프로필·즐겨찾기·알레르기(opt-in): 서버 DB(MariaDB)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공공 API 응답 캐시: Redis</w:t>
            </w:r>
          </w:p>
        </w:tc>
        <w:tc>
          <w:tcPr>
            <w:tcW w:type="dxa" w:w="38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v0.1은 LocalStorage 보관으로 보안 이슈가 원천 차단된다고 서술했으나, LocalStorage 역시 기기 접근자와 XSS에 노출되므로 대화는 sessionStorage로 이동함.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서버에는 의료 대화 원문을 저장하지 않음.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위치는 요청 처리 후 폐기함.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화면별 요구사항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600"/>
        <w:gridCol w:w="3160"/>
        <w:gridCol w:w="1700"/>
        <w:gridCol w:w="2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 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화면명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주요 입력/출력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연결 기능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메인 AI 대화 피드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입력: 영어 증상 텍스트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표준 SDK로 렌더링되는 AI 답변, 의약품 카드, 알레르기 4단계 배지, 상시 면책 배너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FR-01, FR-03, FR-04, 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astryx 디자인 시스템 사용. 개인정보 경고를 입력 전에 노출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실시간 다중 조건 지도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입력: 반경, 야간 영업 여부, 기관 타입, 마커 선택</w:t>
            </w:r>
          </w:p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필터링된 핀 마커, 하단 슬라이드 뷰 목록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FR-02, FR-05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네이버맵(language=en). ui_actions에 OPEN_FACILITY_MAP이 담기면 대화창과 스위칭. GPS 거부 시 수동 위치 fallback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의약품 / 기관 상세 팝업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의약품 상세(효능·복용법·주의사항·DUR 금기), 기관 상세(주소·전화·운영정보 신뢰도·조회 시각)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FR-02, FR-03, FR-07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Modal 또는 Drawer. 운영정보는 "확인 필요" 상태를 별도 표시하고 전화 확인을 안내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UI-04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안전 실패 화면 (신규)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출력: AI 스키마 검증 실패, 공공 API 장애, 위치 권한 거부 시의 안전 안내와 대체 경로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NFR-04, NFR-06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내부 오류 메시지를 사용자에게 노출하지 않음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9. API 명세 및 테스트 케이스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680"/>
        <w:gridCol w:w="26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URL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요청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응답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/api/v1/chat/completions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OpenAI 스펙 ({ "model": "...", "messages": [...], "stream": false })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OK. choices[0].message.content가 MermAidAnswerV1 JSON 문자열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/api/v1/facilities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?lat=37.56&amp;lng=126.97&amp;radius_m=1000&amp;open_now=true&amp;type=pharmacy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거리순 정렬된 의료기관 배열. 각 항목에 operation(is_open_now, status_confidence, verified_at)과 source 포함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/api/v1/facilities/{id}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경로 변수 (facility:nmc:12345)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단건 상세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/api/v1/drugs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?query=&amp;ingredient=&amp;prescription_status=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성분 필터링된 의약품 배열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/api/v1/drugs/{id}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경로 변수 (drug:mfds:200000001)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e약은요·허가정보·DUR 병합 상세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 / POST / PATCH / DELETE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/api/v1/profiles/{deviceId}/**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즐겨찾기·알레르기 CRUD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/ 201 / 204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/api/v1/health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  <w:tc>
          <w:tcPr>
            <w:tcW w:type="dxa" w:w="2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200 OK + data_mode, 의존 서비스 상태</w:t>
            </w:r>
          </w:p>
        </w:tc>
      </w:tr>
    </w:tbl>
    <w:p>
      <w:r>
        <w:rPr>
          <w:sz w:val="10"/>
          <w:szCs w:val="10"/>
        </w:rPr>
        <w:t xml:space="preserve"/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i/>
          <w:iCs/>
          <w:color w:val="595959"/>
          <w:sz w:val="18"/>
          <w:szCs w:val="18"/>
        </w:rPr>
        <w:t xml:space="preserve">※ v0.1의 DELETE /api/v1/drugs/{id}는 응답이 "단건 상세 스펙 JSON"으로 기재되어 GET의 오기로 판단하여 삭제함. 의약품은 우리가 소유하지 않는 참조 데이터이므로 Delete 대상이 아니며, CRUD의 D는 즐겨찾기·알레르기에서 시연함.</w:t>
      </w:r>
    </w:p>
    <w:p>
      <w:r>
        <w:rPr>
          <w:sz w:val="10"/>
          <w:szCs w:val="1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200"/>
        <w:gridCol w:w="3660"/>
        <w:gridCol w:w="9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TC ID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테스트 항목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입력값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결과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TC-01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표준 SDK 결합성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openai 공식 SDK의 baseURL을 /api/v1로 교체하여 호출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커스텀 파싱 레이어 없이 표준 스트림이 챗 컴포넌트에 즉시 주입 및 출력됨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TC-02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다중 조건 필터링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type=pharmacy, open_now=true, radius_m=500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시간 기준 실제로 영업 중인 500m 이내 약국 마커만 노출. 운영시간 미제공 기관은 결과에서 제외되고 "닫힘"으로 표시되지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TC-03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구조화 실패 예외 처리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LLM이 JSON 스키마를 무시하고 평문을 반환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백엔드·프론트 양쪽 Fallback이 예외를 캐치하여 안전 포맷으로 우회 출력. 의약품·출처·액션은 포함되지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TC-04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환각 차단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LLM이 스키마는 지키되 조회하지 않은 제품명을 반환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서버 후처리 불변조건 6번이 응답을 거부하고 safe fallback으로 전환. 해당 제품명이 화면에 도달하지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TC-05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응급 안내 누락 방지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urgency=emergency인데 SHOW_EMERGENCY_CALL 액션이 없는 응답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불변조건 4번이 응답을 반려함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TC-06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알레르기 4단계 판정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기피 성분 ibuprofen 등록 후 해당 성분 함유 제품 조회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status=blocked이며 matched_ingredients에 ibuprofen이 포함됨. 미확인 시 no_match_found가 "안전"으로 표시되지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TC-07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공공 API 장애 대응 (신규)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data_mode=hybrid에서 약국 API 타임아웃 유도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fixture로 자동 전환되고 화면에 fixture 사용 표시가 나타남. 앱이 먹통이 되지 않음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P / F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10. 요구사항 검토 체크리스트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60"/>
        <w:gridCol w:w="1500"/>
      </w:tblGrid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체크 항목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확인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기능 요구사항에 Must/Should/Could 우선순위가 표시되어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Open API 또는 공공데이터 활용 방식이 명확한가?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AI 입력/출력과 실패 시 처리 기준이 정리되어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CRUD 대상 데이터가 명확한가?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발표 시연 가능한 MVP 범위로 조정되어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테스트 케이스에 정상/실패/예외 흐름이 포함되어 있는가?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의료 안전·개인정보 요구사항이 명시되어 있는가?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  <w:tr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API의 실제 동작을 확인한 근거가 있는가? (신규)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☑</w:t>
            </w:r>
          </w:p>
        </w:tc>
      </w:tr>
    </w:tbl>
    <w:p>
      <w:pPr>
        <w:pStyle w:val="Heading1"/>
        <w:spacing w:after="160" w:before="32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11. 안전 및 정책 요구사항 (신규)</w:t>
      </w:r>
    </w:p>
    <w:p>
      <w:pPr>
        <w:spacing w:after="60" w:before="60" w:line="280"/>
      </w:pPr>
      <w:r>
        <w:rPr>
          <w:rFonts w:ascii="Malgun Gothic" w:cs="Malgun Gothic" w:eastAsia="Malgun Gothic" w:hAnsi="Malgun Gothic"/>
          <w:sz w:val="18"/>
          <w:szCs w:val="18"/>
        </w:rPr>
        <w:t xml:space="preserve">본 서비스는 증상을 듣고 의약품 정보를 제시하므로 "정보 제공"과 "의료 조언"의 경계에 있습니다. OpenAI와 Google의 이용정책은 유자격 전문가의 관여 없는 맞춤형 의료 조언을 제한합니다.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460"/>
        <w:gridCol w:w="3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요구사항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검증 방법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SA-01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시스템 프롬프트에 "진단하지 않는다"를 명시하고, 클라이언트가 보낸 system 메시지는 프록시에서 제거한다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프롬프트 인젝션 시나리오 테스트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SA-02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모든 응답의 disclaimer 필드는 항상 채워지며 UI에 상시 표시된다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UI 렌더링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SA-03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규칙 기반 응급 선별을 LLM보다 먼저 수행한다. urgency=emergency이면 의약품 추천 대신 119 안내를 우선한다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응급 fixture로 LLM 실패 시에도 안전 응답 생성 확인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SA-04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여권번호·생년월일 등 개인정보 입력을 UX로 방지하고, 정확한 나이 대신 연령대만 수집한다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입력 화면 검토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SA-05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위치를 서버에 영속 저장하지 않고 요청 처리 후 폐기한다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로그·DB 검사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SA-06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"안전합니다", "복용하세요" 같은 단정 문구를 쓰지 않는다. no_match_found는 안전 보장이 아니다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영어 문구 검수 (QA)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SA-07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외부 API 응답과 웹 콘텐츠에 포함된 명령문을 따르지 않는다 (데이터이지 지시가 아님)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인젝션 fixture 테스트</w:t>
            </w:r>
          </w:p>
        </w:tc>
      </w:tr>
      <w:tr>
        <w:trPr>
          <w:ins w:id="910" w:author="윤서진" w:date="2026-07-10T00:00:00Z"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11" w:author="윤서진" w:date="2026-07-10T00:00:00Z"/>
              </w:rPr>
            </w:pPr>
            <w:ins w:id="912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SA-08</w:t>
              </w:r>
            </w:ins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13" w:author="윤서진" w:date="2026-07-10T00:00:00Z"/>
              </w:rPr>
            </w:pPr>
            <w:ins w:id="914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알레르기가 선언된 턴에서는 LLM이 의약품 성분을 제안하지 못한다. 사용자가 직접 입력한 제품명만 조회한다. 대체약 선택은 임상 행위이므로 수행하지 않는다</w:t>
              </w:r>
            </w:ins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15" w:author="윤서진" w:date="2026-07-10T00:00:00Z"/>
              </w:rPr>
            </w:pPr>
            <w:ins w:id="916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알레르기 선언 문장과 exclude_ingredients 각각에 대해, 모델이 제안한 성분이 조회에 도달하지 않음을 단위 테스트로 확인</w:t>
              </w:r>
            </w:ins>
          </w:p>
        </w:tc>
      </w:tr>
    </w:tbl>
    <w:p>
      <w:pPr>
        <w:pStyle w:val="Heading1"/>
        <w:spacing w:after="160" w:before="320"/>
        <w:rPr>
          <w:ins w:id="920" w:author="윤서진" w:date="2026-07-10T00:00:00Z"/>
        </w:rPr>
      </w:pPr>
      <w:ins w:id="921" w:author="윤서진" w:date="2026-07-10T00:00:00Z">
        <w:r>
          <w:rPr>
            <w:rFonts w:ascii="Malgun Gothic" w:cs="Malgun Gothic" w:eastAsia="Malgun Gothic" w:hAnsi="Malgun Gothic"/>
            <w:b/>
            <w:bCs/>
            <w:sz w:val="28"/>
            <w:szCs w:val="28"/>
          </w:rPr>
          <w:t xml:space="preserve">12. 수용된 위험 (신규)</w:t>
        </w:r>
      </w:ins>
    </w:p>
    <w:p>
      <w:pPr>
        <w:spacing w:after="60" w:before="60" w:line="280"/>
        <w:rPr>
          <w:ins w:id="922" w:author="윤서진" w:date="2026-07-10T00:00:00Z"/>
        </w:rPr>
      </w:pPr>
      <w:ins w:id="923" w:author="윤서진" w:date="2026-07-10T00:00:00Z">
        <w:r>
          <w:rPr>
            <w:rFonts w:ascii="Malgun Gothic" w:cs="Malgun Gothic" w:eastAsia="Malgun Gothic" w:hAnsi="Malgun Gothic"/>
          </w:rPr>
          <w:t xml:space="preserve">완화하지 못한 채 알고서 안고 가는 위험을 기록합니다. 기록되지 않은 위험은 관리되지 않는 위험입니다.</w:t>
        </w:r>
      </w:ins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ins w:id="931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32" w:author="윤서진" w:date="2026-07-10T00:00:00Z"/>
              </w:rPr>
            </w:pPr>
            <w:ins w:id="933" w:author="윤서진" w:date="2026-07-10T00:00:00Z">
              <w:r>
                <w:rPr>
                  <w:rFonts w:ascii="Malgun Gothic" w:cs="Malgun Gothic" w:eastAsia="Malgun Gothic" w:hAnsi="Malgun Gothic"/>
                  <w:b/>
                  <w:bCs/>
                  <w:sz w:val="18"/>
                  <w:szCs w:val="18"/>
                </w:rPr>
                <w:t xml:space="preserve">항목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34" w:author="윤서진" w:date="2026-07-10T00:00:00Z"/>
              </w:rPr>
            </w:pPr>
            <w:ins w:id="935" w:author="윤서진" w:date="2026-07-10T00:00:00Z">
              <w:r>
                <w:rPr>
                  <w:rFonts w:ascii="Malgun Gothic" w:cs="Malgun Gothic" w:eastAsia="Malgun Gothic" w:hAnsi="Malgun Gothic"/>
                  <w:b/>
                  <w:bCs/>
                  <w:sz w:val="18"/>
                  <w:szCs w:val="18"/>
                </w:rPr>
                <w:t xml:space="preserve">내용</w:t>
              </w:r>
            </w:ins>
          </w:p>
        </w:tc>
      </w:tr>
      <w:tr>
        <w:trPr>
          <w:ins w:id="936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37" w:author="윤서진" w:date="2026-07-10T00:00:00Z"/>
              </w:rPr>
            </w:pPr>
            <w:ins w:id="938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ID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39" w:author="윤서진" w:date="2026-07-10T00:00:00Z"/>
              </w:rPr>
            </w:pPr>
            <w:ins w:id="940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AR-01</w:t>
              </w:r>
            </w:ins>
          </w:p>
        </w:tc>
      </w:tr>
      <w:tr>
        <w:trPr>
          <w:ins w:id="941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42" w:author="윤서진" w:date="2026-07-10T00:00:00Z"/>
              </w:rPr>
            </w:pPr>
            <w:ins w:id="943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위험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44" w:author="윤서진" w:date="2026-07-10T00:00:00Z"/>
              </w:rPr>
            </w:pPr>
            <w:ins w:id="945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약물 계열 교차반응을 판정하지 않는다. 이부프로펜에 반응하는 사용자에게 같은 NSAID 계열인 나프록센이 제시될 수 있었다. 성분명 정확 일치로만 판정하므로 no_match_found가 뜨며, 그 표시는 정직하지만 보호가 되지 않는다.</w:t>
              </w:r>
            </w:ins>
          </w:p>
        </w:tc>
      </w:tr>
      <w:tr>
        <w:trPr>
          <w:ins w:id="946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47" w:author="윤서진" w:date="2026-07-10T00:00:00Z"/>
              </w:rPr>
            </w:pPr>
            <w:ins w:id="948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완화하지 않는 이유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49" w:author="윤서진" w:date="2026-07-10T00:00:00Z"/>
              </w:rPr>
            </w:pPr>
            <w:ins w:id="950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계열 교차반응 표는 임상 지식이다. 개발자도 LLM도 지어낼 수 없고 실명 검토자의 서명을 요구하는데, 2026-07-10 현재 팀에 임상 자격자가 없다. 또한 표만으로는 부족하다 — 닫힌 표는 열린 생성기를 막지 못하고, 표의 존재 자체가 "우리가 교차반응을 검사한다"는 잘못된 안심을 준다.</w:t>
              </w:r>
            </w:ins>
          </w:p>
        </w:tc>
      </w:tr>
      <w:tr>
        <w:trPr>
          <w:ins w:id="951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52" w:author="윤서진" w:date="2026-07-10T00:00:00Z"/>
              </w:rPr>
            </w:pPr>
            <w:ins w:id="953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대신 한 것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54" w:author="윤서진" w:date="2026-07-10T00:00:00Z"/>
              </w:rPr>
            </w:pPr>
            <w:ins w:id="955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표를 만들지 않고 생성기를 묶었다(SA-08). 알레르기가 선언되면 모델은 대체약을 제안하지 못하고, 사용자는 의사·약사 상담 안내를 받는다. 이는 임상 판단이 아니라 범위 축소이므로 임상 검토자 없이 시행할 수 있다.</w:t>
              </w:r>
            </w:ins>
          </w:p>
        </w:tc>
      </w:tr>
      <w:tr>
        <w:trPr>
          <w:ins w:id="956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57" w:author="윤서진" w:date="2026-07-10T00:00:00Z"/>
              </w:rPr>
            </w:pPr>
            <w:ins w:id="958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남는 노출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59" w:author="윤서진" w:date="2026-07-10T00:00:00Z"/>
              </w:rPr>
            </w:pPr>
            <w:ins w:id="960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① "이부프로펜 먹으면 두드러기가 나요"처럼 알레르기라는 단어 없이 선언하면 규칙이 걸리지 않는다. 다만 그 경우 알레르기를 애초에 인지하지 못하므로, 서명된 계열 표가 있었어도 막지 못했다. ② 규칙은 영어 전용이다. ③ 사용자가 직접 이름 댄 제품은 조회되며, 정확 일치 시 blocked로 표시된다.</w:t>
              </w:r>
            </w:ins>
          </w:p>
        </w:tc>
      </w:tr>
      <w:tr>
        <w:trPr>
          <w:ins w:id="961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62" w:author="윤서진" w:date="2026-07-10T00:00:00Z"/>
              </w:rPr>
            </w:pPr>
            <w:ins w:id="963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승인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64" w:author="윤서진" w:date="2026-07-10T00:00:00Z"/>
              </w:rPr>
            </w:pPr>
            <w:ins w:id="965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윤서진, 2026-07-10</w:t>
              </w:r>
            </w:ins>
          </w:p>
        </w:tc>
      </w:tr>
      <w:tr>
        <w:trPr>
          <w:ins w:id="966" w:author="윤서진" w:date="2026-07-10T00:00:00Z"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67" w:author="윤서진" w:date="2026-07-10T00:00:00Z"/>
              </w:rPr>
            </w:pPr>
            <w:ins w:id="968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재검토 조건</w:t>
              </w:r>
            </w:ins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60"/>
              <w:rPr>
                <w:ins w:id="969" w:author="윤서진" w:date="2026-07-10T00:00:00Z"/>
              </w:rPr>
            </w:pPr>
            <w:ins w:id="970" w:author="윤서진" w:date="2026-07-10T00:00:00Z">
              <w:r>
                <w:rPr>
                  <w:rFonts w:ascii="Malgun Gothic" w:cs="Malgun Gothic" w:eastAsia="Malgun Gothic" w:hAnsi="Malgun Gothic"/>
                  <w:b w:val="false"/>
                  <w:bCs w:val="false"/>
                  <w:sz w:val="18"/>
                  <w:szCs w:val="18"/>
                </w:rPr>
                <w:t xml:space="preserve">임상 검토자를 확보하면 서명된 계열 표를 추가한다. 단 SA-08을 대체하지 않고 그 위에 얹는다.</w:t>
              </w:r>
            </w:ins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2026-07-10T02:47:00.063Z</dcterms:created>
  <dcterms:modified xsi:type="dcterms:W3CDTF">2026-07-10T02:47:00.063Z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